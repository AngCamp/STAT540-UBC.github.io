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DC2DCDB" w14:textId="77777777" w:rsidR="00867FD1" w:rsidRDefault="00867FD1" w:rsidP="00867FD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 xml:space="preserve">Overview </w:t>
      </w:r>
    </w:p>
    <w:p w14:paraId="779F844A" w14:textId="77777777" w:rsidR="00867FD1" w:rsidRPr="00867FD1" w:rsidRDefault="00867FD1" w:rsidP="00867FD1">
      <w:pPr>
        <w:widowControl w:val="0"/>
        <w:autoSpaceDE w:val="0"/>
        <w:autoSpaceDN w:val="0"/>
        <w:adjustRightInd w:val="0"/>
        <w:rPr>
          <w:ins w:id="0" w:author="Sara Mostafavi" w:date="2017-10-18T12:44:00Z"/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Today’s tutorial introd</w:t>
      </w:r>
      <w:r w:rsidRPr="00D315DD">
        <w:rPr>
          <w:rFonts w:ascii="Times New Roman" w:hAnsi="Times New Roman" w:cs="Times New Roman"/>
          <w:bCs/>
          <w:color w:val="000000"/>
        </w:rPr>
        <w:t>uce</w:t>
      </w:r>
      <w:ins w:id="1" w:author="Sara Mostafavi" w:date="2017-10-18T12:42:00Z">
        <w:r w:rsidRPr="00D315DD">
          <w:rPr>
            <w:rFonts w:ascii="Times New Roman" w:hAnsi="Times New Roman" w:cs="Times New Roman"/>
            <w:bCs/>
            <w:color w:val="000000"/>
          </w:rPr>
          <w:t>s</w:t>
        </w:r>
      </w:ins>
      <w:r w:rsidRPr="00D315DD">
        <w:rPr>
          <w:rFonts w:ascii="Times New Roman" w:hAnsi="Times New Roman" w:cs="Times New Roman"/>
          <w:bCs/>
          <w:color w:val="000000"/>
        </w:rPr>
        <w:t xml:space="preserve"> you to R, and suggest</w:t>
      </w:r>
      <w:ins w:id="2" w:author="Sara Mostafavi" w:date="2017-10-18T12:42:00Z">
        <w:r w:rsidRPr="00D315DD">
          <w:rPr>
            <w:rFonts w:ascii="Times New Roman" w:hAnsi="Times New Roman" w:cs="Times New Roman"/>
            <w:bCs/>
            <w:color w:val="000000"/>
          </w:rPr>
          <w:t>s</w:t>
        </w:r>
      </w:ins>
      <w:r w:rsidRPr="00D315DD">
        <w:rPr>
          <w:rFonts w:ascii="Times New Roman" w:hAnsi="Times New Roman" w:cs="Times New Roman"/>
          <w:bCs/>
          <w:color w:val="000000"/>
        </w:rPr>
        <w:t xml:space="preserve"> some best practices for writing readable, and reproducible code. We will </w:t>
      </w:r>
      <w:r w:rsidRPr="003B3132">
        <w:rPr>
          <w:rFonts w:ascii="Times New Roman" w:hAnsi="Times New Roman" w:cs="Times New Roman"/>
          <w:bCs/>
          <w:color w:val="000000"/>
        </w:rPr>
        <w:t>use</w:t>
      </w:r>
      <w:r w:rsidRPr="00867FD1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867FD1">
        <w:rPr>
          <w:rFonts w:ascii="Times New Roman" w:hAnsi="Times New Roman" w:cs="Times New Roman"/>
          <w:bCs/>
          <w:color w:val="000000"/>
        </w:rPr>
        <w:t>RStudio</w:t>
      </w:r>
      <w:proofErr w:type="spellEnd"/>
      <w:r w:rsidRPr="00867FD1">
        <w:rPr>
          <w:rFonts w:ascii="Times New Roman" w:hAnsi="Times New Roman" w:cs="Times New Roman"/>
          <w:bCs/>
          <w:color w:val="000000"/>
        </w:rPr>
        <w:t xml:space="preserve">, an Interactive Development Environment (IDE) that wraps around R so you don’t have to use the terminal. </w:t>
      </w:r>
      <w:bookmarkStart w:id="3" w:name="_GoBack"/>
      <w:bookmarkEnd w:id="3"/>
    </w:p>
    <w:p w14:paraId="3DA2F6B5" w14:textId="77777777" w:rsidR="00867FD1" w:rsidRPr="00D315DD" w:rsidRDefault="00867FD1" w:rsidP="00867FD1">
      <w:pPr>
        <w:widowControl w:val="0"/>
        <w:autoSpaceDE w:val="0"/>
        <w:autoSpaceDN w:val="0"/>
        <w:adjustRightInd w:val="0"/>
        <w:rPr>
          <w:ins w:id="4" w:author="Sara Mostafavi" w:date="2017-10-18T12:44:00Z"/>
          <w:rFonts w:ascii="Times New Roman" w:hAnsi="Times New Roman" w:cs="Times New Roman"/>
          <w:bCs/>
          <w:color w:val="000000"/>
          <w:rPrChange w:id="5" w:author="Jasleen Grewal" w:date="2017-10-20T06:18:00Z">
            <w:rPr>
              <w:ins w:id="6" w:author="Sara Mostafavi" w:date="2017-10-18T12:44:00Z"/>
              <w:rFonts w:ascii="Times New Roman" w:hAnsi="Times New Roman" w:cs="Times New Roman"/>
              <w:bCs/>
              <w:color w:val="000000"/>
            </w:rPr>
          </w:rPrChange>
        </w:rPr>
      </w:pPr>
    </w:p>
    <w:p w14:paraId="2FDF3FEB" w14:textId="77777777" w:rsidR="00867FD1" w:rsidRDefault="00867FD1" w:rsidP="00867FD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</w:rPr>
      </w:pPr>
      <w:r w:rsidRPr="00D315DD">
        <w:rPr>
          <w:rFonts w:ascii="Times New Roman" w:hAnsi="Times New Roman" w:cs="Times New Roman"/>
          <w:bCs/>
          <w:color w:val="000000"/>
          <w:rPrChange w:id="7" w:author="Jasleen Grewal" w:date="2017-10-20T06:18:00Z">
            <w:rPr>
              <w:rFonts w:ascii="Times New Roman" w:hAnsi="Times New Roman" w:cs="Times New Roman"/>
              <w:bCs/>
              <w:color w:val="000000"/>
            </w:rPr>
          </w:rPrChange>
        </w:rPr>
        <w:t xml:space="preserve">There are various file formats you typically use within </w:t>
      </w:r>
      <w:proofErr w:type="spellStart"/>
      <w:r w:rsidRPr="00D315DD">
        <w:rPr>
          <w:rFonts w:ascii="Times New Roman" w:hAnsi="Times New Roman" w:cs="Times New Roman"/>
          <w:bCs/>
          <w:color w:val="000000"/>
          <w:rPrChange w:id="8" w:author="Jasleen Grewal" w:date="2017-10-20T06:18:00Z">
            <w:rPr>
              <w:rFonts w:ascii="Times New Roman" w:hAnsi="Times New Roman" w:cs="Times New Roman"/>
              <w:bCs/>
              <w:color w:val="000000"/>
            </w:rPr>
          </w:rPrChange>
        </w:rPr>
        <w:t>RStudio</w:t>
      </w:r>
      <w:proofErr w:type="spellEnd"/>
      <w:r w:rsidRPr="00D315DD">
        <w:rPr>
          <w:rFonts w:ascii="Times New Roman" w:hAnsi="Times New Roman" w:cs="Times New Roman"/>
          <w:bCs/>
          <w:color w:val="000000"/>
          <w:rPrChange w:id="9" w:author="Jasleen Grewal" w:date="2017-10-20T06:18:00Z">
            <w:rPr>
              <w:rFonts w:ascii="Times New Roman" w:hAnsi="Times New Roman" w:cs="Times New Roman"/>
              <w:bCs/>
              <w:color w:val="000000"/>
            </w:rPr>
          </w:rPrChange>
        </w:rPr>
        <w:t xml:space="preserve">.  To start, we will use R Markdown, which generally refers to a document that is written in Markdown () with embedded chunks of R code. This website contains additional information about R markdown, which may come in handy later on: </w:t>
      </w:r>
      <w:hyperlink r:id="rId8" w:history="1">
        <w:r w:rsidRPr="00D315DD">
          <w:rPr>
            <w:rStyle w:val="Hyperlink"/>
            <w:rFonts w:ascii="Times New Roman" w:hAnsi="Times New Roman" w:cs="Times New Roman"/>
            <w:bCs/>
          </w:rPr>
          <w:t>http://rmarkdown.rstudio.com/articles_intro.ht</w:t>
        </w:r>
        <w:r w:rsidRPr="00D315DD">
          <w:rPr>
            <w:rStyle w:val="Hyperlink"/>
            <w:rFonts w:ascii="Times New Roman" w:hAnsi="Times New Roman" w:cs="Times New Roman"/>
            <w:bCs/>
          </w:rPr>
          <w:t>m</w:t>
        </w:r>
        <w:r w:rsidRPr="00D315DD">
          <w:rPr>
            <w:rStyle w:val="Hyperlink"/>
            <w:rFonts w:ascii="Times New Roman" w:hAnsi="Times New Roman" w:cs="Times New Roman"/>
            <w:bCs/>
          </w:rPr>
          <w:t>l</w:t>
        </w:r>
      </w:hyperlink>
      <w:ins w:id="10" w:author="Jasleen Grewal" w:date="2017-10-20T06:18:00Z">
        <w:r w:rsidRPr="00D315DD">
          <w:rPr>
            <w:rStyle w:val="Hyperlink"/>
            <w:rFonts w:ascii="Times New Roman" w:hAnsi="Times New Roman" w:cs="Times New Roman"/>
            <w:bCs/>
          </w:rPr>
          <w:t xml:space="preserve"> </w:t>
        </w:r>
      </w:ins>
      <w:r>
        <w:rPr>
          <w:rFonts w:ascii="Times New Roman" w:hAnsi="Times New Roman" w:cs="Times New Roman"/>
          <w:bCs/>
          <w:color w:val="000000"/>
        </w:rPr>
        <w:t xml:space="preserve"> </w:t>
      </w:r>
    </w:p>
    <w:p w14:paraId="22A3DCC2" w14:textId="77777777" w:rsidR="00867FD1" w:rsidRDefault="00867FD1" w:rsidP="00867FD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</w:rPr>
      </w:pPr>
    </w:p>
    <w:p w14:paraId="0358D5C6" w14:textId="77777777" w:rsidR="00867FD1" w:rsidRPr="00E62E22" w:rsidRDefault="00867FD1" w:rsidP="00867FD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Learning Objectives</w:t>
      </w:r>
    </w:p>
    <w:p w14:paraId="020DB180" w14:textId="77777777" w:rsidR="00867FD1" w:rsidRDefault="00867FD1" w:rsidP="00867FD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 xml:space="preserve">The instructions below will summarize how to set up </w:t>
      </w:r>
      <w:proofErr w:type="spellStart"/>
      <w:r>
        <w:rPr>
          <w:rFonts w:ascii="Times New Roman" w:hAnsi="Times New Roman" w:cs="Times New Roman"/>
          <w:bCs/>
          <w:color w:val="000000"/>
        </w:rPr>
        <w:t>RStudio</w:t>
      </w:r>
      <w:proofErr w:type="spellEnd"/>
      <w:r>
        <w:rPr>
          <w:rFonts w:ascii="Times New Roman" w:hAnsi="Times New Roman" w:cs="Times New Roman"/>
          <w:bCs/>
          <w:color w:val="000000"/>
        </w:rPr>
        <w:t>, and guide you through an introductory tutorial using an R Markdown file. By the end of this tutorial, you will be able to:</w:t>
      </w:r>
    </w:p>
    <w:p w14:paraId="625F2130" w14:textId="77777777" w:rsidR="00867FD1" w:rsidRDefault="00867FD1" w:rsidP="00867FD1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 xml:space="preserve">Navigate </w:t>
      </w:r>
      <w:proofErr w:type="spellStart"/>
      <w:r>
        <w:rPr>
          <w:rFonts w:ascii="Times New Roman" w:hAnsi="Times New Roman" w:cs="Times New Roman"/>
          <w:bCs/>
          <w:color w:val="000000"/>
        </w:rPr>
        <w:t>RStudio</w:t>
      </w:r>
      <w:proofErr w:type="spellEnd"/>
    </w:p>
    <w:p w14:paraId="7689164A" w14:textId="77777777" w:rsidR="00867FD1" w:rsidRDefault="00867FD1" w:rsidP="00867FD1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Understand the difference between R scripts and R Markdowns</w:t>
      </w:r>
    </w:p>
    <w:p w14:paraId="0428FC4A" w14:textId="77777777" w:rsidR="00867FD1" w:rsidRDefault="00867FD1" w:rsidP="00867FD1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Print the current working directory, distinguish between absolute and relative paths</w:t>
      </w:r>
    </w:p>
    <w:p w14:paraId="33634979" w14:textId="77777777" w:rsidR="00867FD1" w:rsidRDefault="00867FD1" w:rsidP="00867FD1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Install and load libraries in R</w:t>
      </w:r>
    </w:p>
    <w:p w14:paraId="03066F58" w14:textId="77777777" w:rsidR="00867FD1" w:rsidRDefault="00867FD1" w:rsidP="00867FD1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Load sample data, view the contents of a table, and manipulate the data using basic functions</w:t>
      </w:r>
    </w:p>
    <w:p w14:paraId="28EA21EA" w14:textId="77777777" w:rsidR="00867FD1" w:rsidRDefault="00867FD1" w:rsidP="00867FD1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Save output to a directory of your choice</w:t>
      </w:r>
    </w:p>
    <w:p w14:paraId="3923E886" w14:textId="77777777" w:rsidR="00867FD1" w:rsidRDefault="00867FD1" w:rsidP="00867FD1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 xml:space="preserve">Trace a workflow for debugging any issues you encounter </w:t>
      </w:r>
    </w:p>
    <w:p w14:paraId="319C3758" w14:textId="77777777" w:rsidR="00867FD1" w:rsidRDefault="00867FD1" w:rsidP="00867FD1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  <w:bCs/>
          <w:color w:val="000000"/>
        </w:rPr>
      </w:pPr>
    </w:p>
    <w:p w14:paraId="5103FC91" w14:textId="77777777" w:rsidR="00867FD1" w:rsidRDefault="00867FD1" w:rsidP="00867FD1">
      <w:pPr>
        <w:pStyle w:val="ListParagraph"/>
        <w:widowControl w:val="0"/>
        <w:autoSpaceDE w:val="0"/>
        <w:autoSpaceDN w:val="0"/>
        <w:adjustRightInd w:val="0"/>
        <w:ind w:left="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Supporting files required</w:t>
      </w:r>
    </w:p>
    <w:p w14:paraId="20FD1919" w14:textId="77777777" w:rsidR="00867FD1" w:rsidRPr="00B02555" w:rsidRDefault="00867FD1" w:rsidP="00867FD1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</w:rPr>
      </w:pPr>
      <w:proofErr w:type="gramStart"/>
      <w:r>
        <w:rPr>
          <w:rFonts w:ascii="Times New Roman" w:hAnsi="Times New Roman" w:cs="Times New Roman"/>
          <w:bCs/>
          <w:color w:val="000000"/>
        </w:rPr>
        <w:t>getting</w:t>
      </w:r>
      <w:proofErr w:type="gramEnd"/>
      <w:r>
        <w:rPr>
          <w:rFonts w:ascii="Times New Roman" w:hAnsi="Times New Roman" w:cs="Times New Roman"/>
          <w:bCs/>
          <w:color w:val="000000"/>
        </w:rPr>
        <w:t>_started_with_R.pdf</w:t>
      </w:r>
    </w:p>
    <w:p w14:paraId="28B8A66E" w14:textId="77777777" w:rsidR="00867FD1" w:rsidRPr="00B02555" w:rsidRDefault="00867FD1" w:rsidP="00867FD1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</w:rPr>
      </w:pPr>
      <w:proofErr w:type="spellStart"/>
      <w:proofErr w:type="gramStart"/>
      <w:r>
        <w:rPr>
          <w:rFonts w:ascii="Times New Roman" w:hAnsi="Times New Roman" w:cs="Times New Roman"/>
          <w:bCs/>
          <w:color w:val="000000"/>
        </w:rPr>
        <w:t>getting</w:t>
      </w:r>
      <w:proofErr w:type="gramEnd"/>
      <w:r>
        <w:rPr>
          <w:rFonts w:ascii="Times New Roman" w:hAnsi="Times New Roman" w:cs="Times New Roman"/>
          <w:bCs/>
          <w:color w:val="000000"/>
        </w:rPr>
        <w:t>_started_with_R.Rmd</w:t>
      </w:r>
      <w:proofErr w:type="spellEnd"/>
    </w:p>
    <w:p w14:paraId="4ED59557" w14:textId="77777777" w:rsidR="00867FD1" w:rsidRPr="00B02555" w:rsidRDefault="00867FD1" w:rsidP="00867FD1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</w:rPr>
      </w:pPr>
      <w:proofErr w:type="gramStart"/>
      <w:r>
        <w:rPr>
          <w:rFonts w:ascii="Times New Roman" w:hAnsi="Times New Roman" w:cs="Times New Roman"/>
          <w:bCs/>
          <w:color w:val="000000"/>
        </w:rPr>
        <w:t>sample</w:t>
      </w:r>
      <w:proofErr w:type="gramEnd"/>
      <w:r>
        <w:rPr>
          <w:rFonts w:ascii="Times New Roman" w:hAnsi="Times New Roman" w:cs="Times New Roman"/>
          <w:bCs/>
          <w:color w:val="000000"/>
        </w:rPr>
        <w:t>_data_seminar0a.txt</w:t>
      </w:r>
    </w:p>
    <w:p w14:paraId="72CEFA1A" w14:textId="77777777" w:rsidR="00867FD1" w:rsidRPr="00CC25D4" w:rsidRDefault="00867FD1" w:rsidP="00867FD1">
      <w:pPr>
        <w:pStyle w:val="ListParagraph"/>
        <w:widowControl w:val="0"/>
        <w:autoSpaceDE w:val="0"/>
        <w:autoSpaceDN w:val="0"/>
        <w:adjustRightInd w:val="0"/>
        <w:ind w:left="36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br w:type="column"/>
      </w:r>
      <w:r>
        <w:rPr>
          <w:rFonts w:ascii="Times New Roman" w:hAnsi="Times New Roman" w:cs="Times New Roman"/>
          <w:b/>
          <w:bCs/>
          <w:color w:val="000000"/>
        </w:rPr>
        <w:lastRenderedPageBreak/>
        <w:t xml:space="preserve">GETTING STARTED: Installing </w:t>
      </w:r>
      <w:proofErr w:type="spellStart"/>
      <w:r>
        <w:rPr>
          <w:rFonts w:ascii="Times New Roman" w:hAnsi="Times New Roman" w:cs="Times New Roman"/>
          <w:b/>
          <w:bCs/>
          <w:color w:val="000000"/>
        </w:rPr>
        <w:t>RStudio</w:t>
      </w:r>
      <w:proofErr w:type="spellEnd"/>
      <w:r>
        <w:rPr>
          <w:rFonts w:ascii="Times New Roman" w:hAnsi="Times New Roman" w:cs="Times New Roman"/>
          <w:b/>
          <w:bCs/>
          <w:color w:val="000000"/>
        </w:rPr>
        <w:t xml:space="preserve"> and opening the </w:t>
      </w:r>
      <w:proofErr w:type="spellStart"/>
      <w:r>
        <w:rPr>
          <w:rFonts w:ascii="Times New Roman" w:hAnsi="Times New Roman" w:cs="Times New Roman"/>
          <w:b/>
          <w:bCs/>
          <w:color w:val="000000"/>
        </w:rPr>
        <w:t>RMarkdown</w:t>
      </w:r>
      <w:proofErr w:type="spellEnd"/>
      <w:r>
        <w:rPr>
          <w:rFonts w:ascii="Times New Roman" w:hAnsi="Times New Roman" w:cs="Times New Roman"/>
          <w:b/>
          <w:bCs/>
          <w:color w:val="000000"/>
        </w:rPr>
        <w:t xml:space="preserve"> file</w:t>
      </w:r>
    </w:p>
    <w:p w14:paraId="095DACF0" w14:textId="77777777" w:rsidR="00867FD1" w:rsidRPr="000F5684" w:rsidRDefault="00867FD1" w:rsidP="00867FD1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 w:rsidRPr="000F5684">
        <w:rPr>
          <w:rFonts w:ascii="Times New Roman" w:hAnsi="Times New Roman" w:cs="Times New Roman"/>
          <w:b/>
          <w:bCs/>
          <w:color w:val="000000"/>
        </w:rPr>
        <w:t xml:space="preserve">Install </w:t>
      </w:r>
      <w:proofErr w:type="spellStart"/>
      <w:r w:rsidRPr="000F5684">
        <w:rPr>
          <w:rFonts w:ascii="Times New Roman" w:hAnsi="Times New Roman" w:cs="Times New Roman"/>
          <w:b/>
          <w:bCs/>
          <w:color w:val="000000"/>
        </w:rPr>
        <w:t>RStudio</w:t>
      </w:r>
      <w:proofErr w:type="spellEnd"/>
      <w:r w:rsidRPr="000F5684">
        <w:rPr>
          <w:rFonts w:ascii="Times New Roman" w:hAnsi="Times New Roman" w:cs="Times New Roman"/>
          <w:b/>
          <w:bCs/>
          <w:color w:val="000000"/>
        </w:rPr>
        <w:t xml:space="preserve"> </w:t>
      </w:r>
    </w:p>
    <w:p w14:paraId="69C01F78" w14:textId="77777777" w:rsidR="00867FD1" w:rsidRDefault="00867FD1" w:rsidP="00867FD1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 w:rsidRPr="000F5684">
        <w:rPr>
          <w:rFonts w:ascii="Times New Roman" w:hAnsi="Times New Roman" w:cs="Times New Roman"/>
          <w:color w:val="000000"/>
        </w:rPr>
        <w:t xml:space="preserve">Go to the following link and install </w:t>
      </w:r>
      <w:proofErr w:type="spellStart"/>
      <w:r w:rsidRPr="000F5684">
        <w:rPr>
          <w:rFonts w:ascii="Times New Roman" w:hAnsi="Times New Roman" w:cs="Times New Roman"/>
          <w:color w:val="000000"/>
        </w:rPr>
        <w:t>RStudio</w:t>
      </w:r>
      <w:proofErr w:type="spellEnd"/>
      <w:r w:rsidRPr="000F5684">
        <w:rPr>
          <w:rFonts w:ascii="Times New Roman" w:hAnsi="Times New Roman" w:cs="Times New Roman"/>
          <w:color w:val="000000"/>
        </w:rPr>
        <w:t xml:space="preserve"> for your Operating System.</w:t>
      </w:r>
    </w:p>
    <w:p w14:paraId="0A8425D9" w14:textId="77777777" w:rsidR="00867FD1" w:rsidRDefault="00867FD1" w:rsidP="00867FD1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 w:rsidRPr="000F5684">
        <w:rPr>
          <w:rFonts w:ascii="Times New Roman" w:hAnsi="Times New Roman" w:cs="Times New Roman"/>
          <w:color w:val="0000FF"/>
        </w:rPr>
        <w:t xml:space="preserve">https://www.rstudio.com/products/rstudio/download2/ </w:t>
      </w:r>
      <w:r w:rsidRPr="000F5684">
        <w:rPr>
          <w:rFonts w:ascii="Times New Roman" w:hAnsi="Times New Roman" w:cs="Times New Roman"/>
          <w:color w:val="000000"/>
        </w:rPr>
        <w:t> </w:t>
      </w:r>
    </w:p>
    <w:p w14:paraId="0AACB4DA" w14:textId="77777777" w:rsidR="00867FD1" w:rsidRDefault="00867FD1" w:rsidP="00867FD1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 w:rsidRPr="000F5684">
        <w:rPr>
          <w:rFonts w:ascii="Times New Roman" w:hAnsi="Times New Roman" w:cs="Times New Roman"/>
          <w:color w:val="000000"/>
        </w:rPr>
        <w:t xml:space="preserve">Choose </w:t>
      </w:r>
      <w:proofErr w:type="spellStart"/>
      <w:r w:rsidRPr="000F5684">
        <w:rPr>
          <w:rFonts w:ascii="Times New Roman" w:hAnsi="Times New Roman" w:cs="Times New Roman"/>
          <w:color w:val="000000"/>
        </w:rPr>
        <w:t>RStudio</w:t>
      </w:r>
      <w:proofErr w:type="spellEnd"/>
      <w:r w:rsidRPr="000F5684">
        <w:rPr>
          <w:rFonts w:ascii="Times New Roman" w:hAnsi="Times New Roman" w:cs="Times New Roman"/>
          <w:color w:val="000000"/>
        </w:rPr>
        <w:t xml:space="preserve"> Desktop (Open Source License)  </w:t>
      </w:r>
    </w:p>
    <w:p w14:paraId="1EA2B975" w14:textId="77777777" w:rsidR="00867FD1" w:rsidRPr="00057363" w:rsidRDefault="00867FD1" w:rsidP="00867FD1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 w:rsidRPr="000F5684">
        <w:rPr>
          <w:rFonts w:ascii="Times New Roman" w:hAnsi="Times New Roman" w:cs="Times New Roman"/>
          <w:color w:val="000000"/>
        </w:rPr>
        <w:t xml:space="preserve">Open </w:t>
      </w:r>
      <w:proofErr w:type="spellStart"/>
      <w:r w:rsidRPr="000F5684">
        <w:rPr>
          <w:rFonts w:ascii="Times New Roman" w:hAnsi="Times New Roman" w:cs="Times New Roman"/>
          <w:color w:val="000000"/>
        </w:rPr>
        <w:t>R</w:t>
      </w:r>
      <w:r>
        <w:rPr>
          <w:rFonts w:ascii="Times New Roman" w:hAnsi="Times New Roman" w:cs="Times New Roman"/>
          <w:color w:val="000000"/>
        </w:rPr>
        <w:t>S</w:t>
      </w:r>
      <w:r w:rsidRPr="000F5684">
        <w:rPr>
          <w:rFonts w:ascii="Times New Roman" w:hAnsi="Times New Roman" w:cs="Times New Roman"/>
          <w:color w:val="000000"/>
        </w:rPr>
        <w:t>tudio</w:t>
      </w:r>
      <w:proofErr w:type="spellEnd"/>
      <w:r>
        <w:rPr>
          <w:rFonts w:ascii="Times New Roman" w:hAnsi="Times New Roman" w:cs="Times New Roman"/>
          <w:color w:val="000000"/>
        </w:rPr>
        <w:t>.</w:t>
      </w:r>
      <w:r w:rsidRPr="000F5684">
        <w:rPr>
          <w:rFonts w:ascii="Times New Roman" w:hAnsi="Times New Roman" w:cs="Times New Roman"/>
          <w:color w:val="000000"/>
        </w:rPr>
        <w:t xml:space="preserve">  </w:t>
      </w:r>
    </w:p>
    <w:p w14:paraId="63B18210" w14:textId="77777777" w:rsidR="00867FD1" w:rsidRPr="00347FC3" w:rsidRDefault="00867FD1" w:rsidP="00867FD1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color w:val="000000"/>
        </w:rPr>
        <w:t xml:space="preserve">Understand what you see </w:t>
      </w:r>
    </w:p>
    <w:p w14:paraId="2BD7815F" w14:textId="77777777" w:rsidR="00867FD1" w:rsidRPr="00FE57BD" w:rsidRDefault="00867FD1" w:rsidP="00867FD1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E6E3F8F" wp14:editId="068905D1">
                <wp:simplePos x="0" y="0"/>
                <wp:positionH relativeFrom="column">
                  <wp:posOffset>19685</wp:posOffset>
                </wp:positionH>
                <wp:positionV relativeFrom="paragraph">
                  <wp:posOffset>1005840</wp:posOffset>
                </wp:positionV>
                <wp:extent cx="6349365" cy="4053205"/>
                <wp:effectExtent l="0" t="0" r="635" b="10795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9365" cy="4053205"/>
                          <a:chOff x="20548" y="1"/>
                          <a:chExt cx="6349430" cy="4053611"/>
                        </a:xfrm>
                      </wpg:grpSpPr>
                      <wps:wsp>
                        <wps:cNvPr id="2" name="Text Box 2"/>
                        <wps:cNvSpPr txBox="1"/>
                        <wps:spPr>
                          <a:xfrm>
                            <a:off x="800026" y="3274060"/>
                            <a:ext cx="2743274" cy="30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39640A" w14:textId="77777777" w:rsidR="00867FD1" w:rsidRPr="003442BD" w:rsidRDefault="00867FD1" w:rsidP="00867FD1">
                              <w:pPr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3442BD">
                                <w:rPr>
                                  <w:b/>
                                  <w:color w:val="000000" w:themeColor="text1"/>
                                </w:rPr>
                                <w:t>Console: Execute R commands here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20548" y="258965"/>
                            <a:ext cx="647505" cy="228600"/>
                          </a:xfrm>
                          <a:prstGeom prst="rect">
                            <a:avLst/>
                          </a:prstGeom>
                          <a:noFill/>
                          <a:ln w="28575" cmpd="sng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435610" y="1"/>
                            <a:ext cx="4114800" cy="25187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32000"/>
                            </a:srgbClr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4BFB94F" w14:textId="77777777" w:rsidR="00867FD1" w:rsidRPr="00347FC3" w:rsidRDefault="00867FD1" w:rsidP="00867FD1">
                              <w:pPr>
                                <w:rPr>
                                  <w:color w:val="E36C0A" w:themeColor="accent6" w:themeShade="BF"/>
                                </w:rPr>
                              </w:pPr>
                              <w:proofErr w:type="gramStart"/>
                              <w:r w:rsidRPr="00347FC3">
                                <w:rPr>
                                  <w:color w:val="E36C0A" w:themeColor="accent6" w:themeShade="BF"/>
                                </w:rPr>
                                <w:t xml:space="preserve">Make a new </w:t>
                              </w:r>
                              <w:proofErr w:type="spellStart"/>
                              <w:r w:rsidRPr="00347FC3">
                                <w:rPr>
                                  <w:color w:val="E36C0A" w:themeColor="accent6" w:themeShade="BF"/>
                                </w:rPr>
                                <w:t>Rscript</w:t>
                              </w:r>
                              <w:proofErr w:type="spellEnd"/>
                              <w:r w:rsidRPr="00347FC3">
                                <w:rPr>
                                  <w:color w:val="E36C0A" w:themeColor="accent6" w:themeShade="BF"/>
                                </w:rPr>
                                <w:t>/</w:t>
                              </w:r>
                              <w:proofErr w:type="spellStart"/>
                              <w:r w:rsidRPr="00347FC3">
                                <w:rPr>
                                  <w:color w:val="E36C0A" w:themeColor="accent6" w:themeShade="BF"/>
                                </w:rPr>
                                <w:t>Rmarkdown</w:t>
                              </w:r>
                              <w:proofErr w:type="spellEnd"/>
                              <w:r w:rsidRPr="00347FC3">
                                <w:rPr>
                                  <w:color w:val="E36C0A" w:themeColor="accent6" w:themeShade="BF"/>
                                </w:rPr>
                                <w:t xml:space="preserve"> file</w:t>
                              </w:r>
                              <w:proofErr w:type="gramEnd"/>
                              <w:r w:rsidRPr="00347FC3">
                                <w:rPr>
                                  <w:color w:val="E36C0A" w:themeColor="accent6" w:themeShade="BF"/>
                                </w:rPr>
                                <w:t xml:space="preserve">, </w:t>
                              </w:r>
                              <w:proofErr w:type="gramStart"/>
                              <w:r w:rsidRPr="00347FC3">
                                <w:rPr>
                                  <w:color w:val="E36C0A" w:themeColor="accent6" w:themeShade="BF"/>
                                </w:rPr>
                                <w:t>open an existing file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4426878" y="2453412"/>
                            <a:ext cx="1943100" cy="16002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85000"/>
                            </a:srgbClr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34F846" w14:textId="77777777" w:rsidR="00867FD1" w:rsidRPr="00FE57BD" w:rsidRDefault="00867FD1" w:rsidP="00867FD1">
                              <w:pPr>
                                <w:jc w:val="center"/>
                                <w:rPr>
                                  <w:color w:val="31849B" w:themeColor="accent5" w:themeShade="BF"/>
                                  <w:sz w:val="22"/>
                                  <w:szCs w:val="22"/>
                                </w:rPr>
                              </w:pPr>
                              <w:r w:rsidRPr="00FE57BD">
                                <w:rPr>
                                  <w:color w:val="31849B" w:themeColor="accent5" w:themeShade="BF"/>
                                  <w:sz w:val="22"/>
                                  <w:szCs w:val="22"/>
                                </w:rPr>
                                <w:t>Navigate local directories, visualize graphs, track installed packages, search available documentation on installed packages and commands.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left:0;text-align:left;margin-left:1.55pt;margin-top:79.2pt;width:499.95pt;height:319.15pt;z-index:251659264;mso-width-relative:margin;mso-height-relative:margin" coordorigin="20548,1" coordsize="6349430,405361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"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2" o:spid="_x0000_s1027" type="#_x0000_t202" style="position:absolute;left:800026;top:3274060;width:2743274;height:3067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k60owQAA&#10;ANoAAAAPAAAAZHJzL2Rvd25yZXYueG1sRI9Pi8IwFMTvgt8hPMGbJoqKW40iuwieFP/swt4ezbMt&#10;Ni+libZ+e7Ow4HGYmd8wy3VrS/Gg2heONYyGCgRx6kzBmYbLeTuYg/AB2WDpmDQ8ycN61e0sMTGu&#10;4SM9TiETEcI+QQ15CFUipU9zsuiHriKO3tXVFkOUdSZNjU2E21KOlZpJiwXHhRwr+swpvZ3uVsP3&#10;/vr7M1GH7MtOq8a1SrL9kFr3e+1mASJQG97h//bOaBjD35V4A+Tq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pOtKMEAAADaAAAADwAAAAAAAAAAAAAAAACXAgAAZHJzL2Rvd25y&#10;ZXYueG1sUEsFBgAAAAAEAAQA9QAAAIUDAAAAAA==&#10;" filled="f" stroked="f">
                  <v:textbox>
                    <w:txbxContent>
                      <w:p w14:paraId="7039640A" w14:textId="77777777" w:rsidR="00867FD1" w:rsidRPr="003442BD" w:rsidRDefault="00867FD1" w:rsidP="00867FD1">
                        <w:pPr>
                          <w:rPr>
                            <w:b/>
                            <w:color w:val="000000" w:themeColor="text1"/>
                          </w:rPr>
                        </w:pPr>
                        <w:r w:rsidRPr="003442BD">
                          <w:rPr>
                            <w:b/>
                            <w:color w:val="000000" w:themeColor="text1"/>
                          </w:rPr>
                          <w:t>Console: Execute R commands here</w:t>
                        </w:r>
                      </w:p>
                    </w:txbxContent>
                  </v:textbox>
                </v:shape>
                <v:rect id="Rectangle 4" o:spid="_x0000_s1028" style="position:absolute;left:20548;top:258965;width:647505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ISLmvwAA&#10;ANoAAAAPAAAAZHJzL2Rvd25yZXYueG1sRI9Lq8IwFIT3gv8hnAvuNFVUpNco4gPc+QRdHppzm3Kb&#10;k9JErf/eCILLYWa+YabzxpbiTrUvHCvo9xIQxJnTBecKzqdNdwLCB2SNpWNS8CQP81m7NcVUuwcf&#10;6H4MuYgQ9ikqMCFUqZQ+M2TR91xFHL0/V1sMUda51DU+ItyWcpAkY2mx4LhgsKKloez/eLMKVpbC&#10;/ionu/7ogmterHxhDl6pzk+z+AURqAnf8Ke91QqG8L4Sb4CcvQ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I0hIua/AAAA2gAAAA8AAAAAAAAAAAAAAAAAlwIAAGRycy9kb3ducmV2&#10;LnhtbFBLBQYAAAAABAAEAPUAAACDAwAAAAA=&#10;" filled="f" strokecolor="#e36c0a [2409]" strokeweight="2.25pt"/>
                <v:shape id="Text Box 5" o:spid="_x0000_s1029" type="#_x0000_t202" style="position:absolute;left:435610;top:1;width:4114800;height:25187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3zOIuxAAA&#10;ANoAAAAPAAAAZHJzL2Rvd25yZXYueG1sRI9Ba8JAFITvQv/D8gq96aZCRaKraLG1iIc2FXN9ZJ9J&#10;MPs2ZLdJ9Ne7gtDjMDPfMPNlbyrRUuNKywpeRxEI4szqknMFh9+P4RSE88gaK8uk4EIOlounwRxj&#10;bTv+oTbxuQgQdjEqKLyvYyldVpBBN7I1cfBOtjHog2xyqRvsAtxUchxFE2mw5LBQYE3vBWXn5M8o&#10;mO7WK3f93GLbHTfpd8qp3CdbpV6e+9UMhKfe/4cf7S+t4A3uV8INkIsb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8ziLsQAAADaAAAADwAAAAAAAAAAAAAAAACXAgAAZHJzL2Rv&#10;d25yZXYueG1sUEsFBgAAAAAEAAQA9QAAAIgDAAAAAA==&#10;" stroked="f">
                  <v:fill opacity="21074f"/>
                  <v:textbox>
                    <w:txbxContent>
                      <w:p w14:paraId="64BFB94F" w14:textId="77777777" w:rsidR="00867FD1" w:rsidRPr="00347FC3" w:rsidRDefault="00867FD1" w:rsidP="00867FD1">
                        <w:pPr>
                          <w:rPr>
                            <w:color w:val="E36C0A" w:themeColor="accent6" w:themeShade="BF"/>
                          </w:rPr>
                        </w:pPr>
                        <w:proofErr w:type="gramStart"/>
                        <w:r w:rsidRPr="00347FC3">
                          <w:rPr>
                            <w:color w:val="E36C0A" w:themeColor="accent6" w:themeShade="BF"/>
                          </w:rPr>
                          <w:t xml:space="preserve">Make a new </w:t>
                        </w:r>
                        <w:proofErr w:type="spellStart"/>
                        <w:r w:rsidRPr="00347FC3">
                          <w:rPr>
                            <w:color w:val="E36C0A" w:themeColor="accent6" w:themeShade="BF"/>
                          </w:rPr>
                          <w:t>Rscript</w:t>
                        </w:r>
                        <w:proofErr w:type="spellEnd"/>
                        <w:r w:rsidRPr="00347FC3">
                          <w:rPr>
                            <w:color w:val="E36C0A" w:themeColor="accent6" w:themeShade="BF"/>
                          </w:rPr>
                          <w:t>/</w:t>
                        </w:r>
                        <w:proofErr w:type="spellStart"/>
                        <w:r w:rsidRPr="00347FC3">
                          <w:rPr>
                            <w:color w:val="E36C0A" w:themeColor="accent6" w:themeShade="BF"/>
                          </w:rPr>
                          <w:t>Rmarkdown</w:t>
                        </w:r>
                        <w:proofErr w:type="spellEnd"/>
                        <w:r w:rsidRPr="00347FC3">
                          <w:rPr>
                            <w:color w:val="E36C0A" w:themeColor="accent6" w:themeShade="BF"/>
                          </w:rPr>
                          <w:t xml:space="preserve"> file</w:t>
                        </w:r>
                        <w:proofErr w:type="gramEnd"/>
                        <w:r w:rsidRPr="00347FC3">
                          <w:rPr>
                            <w:color w:val="E36C0A" w:themeColor="accent6" w:themeShade="BF"/>
                          </w:rPr>
                          <w:t xml:space="preserve">, </w:t>
                        </w:r>
                        <w:proofErr w:type="gramStart"/>
                        <w:r w:rsidRPr="00347FC3">
                          <w:rPr>
                            <w:color w:val="E36C0A" w:themeColor="accent6" w:themeShade="BF"/>
                          </w:rPr>
                          <w:t>open an existing file</w:t>
                        </w:r>
                        <w:proofErr w:type="gramEnd"/>
                      </w:p>
                    </w:txbxContent>
                  </v:textbox>
                </v:shape>
                <v:shape id="Text Box 6" o:spid="_x0000_s1030" type="#_x0000_t202" style="position:absolute;left:4426878;top:2453412;width:1943100;height:16002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+yE2AwwAA&#10;ANoAAAAPAAAAZHJzL2Rvd25yZXYueG1sRI9Pa8JAFMTvBb/D8oReim4sVDS6SilKK/TS+O/6zD6T&#10;YPZtzG6T+O1dodDjMDO/YebLzpSiodoVlhWMhhEI4tTqgjMFu+16MAHhPLLG0jIpuJGD5aL3NMdY&#10;25Z/qEl8JgKEXYwKcu+rWEqX5mTQDW1FHLyzrQ36IOtM6hrbADelfI2isTRYcFjIsaKPnNJL8msU&#10;2JeVbDaH77eEpu1Jkj7ur92nUs/97n0GwlPn/8N/7S+tYAyPK+EGyMU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+yE2AwwAAANoAAAAPAAAAAAAAAAAAAAAAAJcCAABkcnMvZG93&#10;bnJldi54bWxQSwUGAAAAAAQABAD1AAAAhwMAAAAA&#10;" stroked="f">
                  <v:fill opacity="55769f"/>
                  <v:textbox>
                    <w:txbxContent>
                      <w:p w14:paraId="2A34F846" w14:textId="77777777" w:rsidR="00867FD1" w:rsidRPr="00FE57BD" w:rsidRDefault="00867FD1" w:rsidP="00867FD1">
                        <w:pPr>
                          <w:jc w:val="center"/>
                          <w:rPr>
                            <w:color w:val="31849B" w:themeColor="accent5" w:themeShade="BF"/>
                            <w:sz w:val="22"/>
                            <w:szCs w:val="22"/>
                          </w:rPr>
                        </w:pPr>
                        <w:r w:rsidRPr="00FE57BD">
                          <w:rPr>
                            <w:color w:val="31849B" w:themeColor="accent5" w:themeShade="BF"/>
                            <w:sz w:val="22"/>
                            <w:szCs w:val="22"/>
                          </w:rPr>
                          <w:t>Navigate local directories, visualize graphs, track installed packages, search available documentation on installed packages and commands.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proofErr w:type="spellStart"/>
      <w:r>
        <w:rPr>
          <w:rFonts w:ascii="Times New Roman" w:hAnsi="Times New Roman" w:cs="Times New Roman"/>
          <w:color w:val="000000"/>
        </w:rPr>
        <w:t>RStudio</w:t>
      </w:r>
      <w:proofErr w:type="spellEnd"/>
      <w:r>
        <w:rPr>
          <w:rFonts w:ascii="Times New Roman" w:hAnsi="Times New Roman" w:cs="Times New Roman"/>
          <w:color w:val="000000"/>
        </w:rPr>
        <w:t xml:space="preserve"> is comprised of various elements – the Editor, Workspace, Console, and Plots windows. The Editor lets you edit and save scripts, the Workspace tracks the data and values in R memory, </w:t>
      </w:r>
      <w:r w:rsidRPr="000F0F01">
        <w:rPr>
          <w:rFonts w:ascii="Times New Roman" w:hAnsi="Times New Roman" w:cs="Times New Roman"/>
          <w:color w:val="000000"/>
          <w:u w:val="single"/>
        </w:rPr>
        <w:t>you execute commands in the Console</w:t>
      </w:r>
      <w:r>
        <w:rPr>
          <w:rFonts w:ascii="Times New Roman" w:hAnsi="Times New Roman" w:cs="Times New Roman"/>
          <w:color w:val="000000"/>
        </w:rPr>
        <w:t xml:space="preserve">, and can use the Files/Plots/Packages/Help area to navigate </w:t>
      </w:r>
      <w:proofErr w:type="spellStart"/>
      <w:r>
        <w:rPr>
          <w:rFonts w:ascii="Times New Roman" w:hAnsi="Times New Roman" w:cs="Times New Roman"/>
          <w:color w:val="000000"/>
        </w:rPr>
        <w:t>dirs</w:t>
      </w:r>
      <w:proofErr w:type="spellEnd"/>
      <w:r>
        <w:rPr>
          <w:rFonts w:ascii="Times New Roman" w:hAnsi="Times New Roman" w:cs="Times New Roman"/>
          <w:color w:val="000000"/>
        </w:rPr>
        <w:t xml:space="preserve">, view graphs, or use the help function. </w:t>
      </w:r>
    </w:p>
    <w:p w14:paraId="058AE006" w14:textId="77777777" w:rsidR="00867FD1" w:rsidRPr="00347FC3" w:rsidRDefault="00867FD1" w:rsidP="00867FD1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B0C8E0" wp14:editId="06172670">
                <wp:simplePos x="0" y="0"/>
                <wp:positionH relativeFrom="column">
                  <wp:posOffset>20434</wp:posOffset>
                </wp:positionH>
                <wp:positionV relativeFrom="paragraph">
                  <wp:posOffset>381000</wp:posOffset>
                </wp:positionV>
                <wp:extent cx="4384040" cy="2231390"/>
                <wp:effectExtent l="0" t="0" r="35560" b="2921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4040" cy="2231390"/>
                        </a:xfrm>
                        <a:prstGeom prst="rect">
                          <a:avLst/>
                        </a:prstGeom>
                        <a:noFill/>
                        <a:ln w="19050" cmpd="sng"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255079" w14:textId="77777777" w:rsidR="00867FD1" w:rsidRPr="003442BD" w:rsidRDefault="00867FD1" w:rsidP="00867FD1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u w:val="single"/>
                              </w:rPr>
                            </w:pPr>
                            <w:r w:rsidRPr="003442BD">
                              <w:rPr>
                                <w:b/>
                                <w:color w:val="000000" w:themeColor="text1"/>
                                <w:u w:val="single"/>
                              </w:rPr>
                              <w:t>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31" type="#_x0000_t202" style="position:absolute;margin-left:1.6pt;margin-top:30pt;width:345.2pt;height:175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" filled="f" strokecolor="black [3213]" strokeweight="1.5pt">
                <v:textbox>
                  <w:txbxContent>
                    <w:p w14:paraId="4D255079" w14:textId="77777777" w:rsidR="00867FD1" w:rsidRPr="003442BD" w:rsidRDefault="00867FD1" w:rsidP="00867FD1">
                      <w:pPr>
                        <w:jc w:val="center"/>
                        <w:rPr>
                          <w:b/>
                          <w:color w:val="000000" w:themeColor="text1"/>
                          <w:u w:val="single"/>
                        </w:rPr>
                      </w:pPr>
                      <w:r w:rsidRPr="003442BD">
                        <w:rPr>
                          <w:b/>
                          <w:color w:val="000000" w:themeColor="text1"/>
                          <w:u w:val="single"/>
                        </w:rPr>
                        <w:t>Editor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2A4571" wp14:editId="0DB6E715">
                <wp:simplePos x="0" y="0"/>
                <wp:positionH relativeFrom="column">
                  <wp:posOffset>4446905</wp:posOffset>
                </wp:positionH>
                <wp:positionV relativeFrom="paragraph">
                  <wp:posOffset>1638300</wp:posOffset>
                </wp:positionV>
                <wp:extent cx="1953895" cy="2275840"/>
                <wp:effectExtent l="0" t="0" r="27305" b="3556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3895" cy="22758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69000"/>
                          </a:srgbClr>
                        </a:solidFill>
                        <a:ln w="19050" cmpd="sng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8D10E5" w14:textId="77777777" w:rsidR="00867FD1" w:rsidRPr="003442BD" w:rsidRDefault="00867FD1" w:rsidP="00867FD1">
                            <w:pPr>
                              <w:jc w:val="center"/>
                              <w:rPr>
                                <w:b/>
                                <w:color w:val="31849B" w:themeColor="accent5" w:themeShade="BF"/>
                                <w:u w:val="single"/>
                              </w:rPr>
                            </w:pPr>
                          </w:p>
                          <w:p w14:paraId="5DCDD9FC" w14:textId="77777777" w:rsidR="00867FD1" w:rsidRPr="003442BD" w:rsidRDefault="00867FD1" w:rsidP="00867FD1">
                            <w:pPr>
                              <w:jc w:val="center"/>
                              <w:rPr>
                                <w:b/>
                                <w:color w:val="31849B" w:themeColor="accent5" w:themeShade="BF"/>
                                <w:sz w:val="36"/>
                                <w:szCs w:val="36"/>
                                <w:u w:val="single"/>
                              </w:rPr>
                            </w:pPr>
                          </w:p>
                          <w:p w14:paraId="3D308C9C" w14:textId="77777777" w:rsidR="00867FD1" w:rsidRPr="003442BD" w:rsidRDefault="00867FD1" w:rsidP="00867FD1">
                            <w:pPr>
                              <w:jc w:val="center"/>
                              <w:rPr>
                                <w:b/>
                                <w:color w:val="31849B" w:themeColor="accent5" w:themeShade="BF"/>
                                <w:u w:val="single"/>
                              </w:rPr>
                            </w:pPr>
                            <w:r w:rsidRPr="003442BD">
                              <w:rPr>
                                <w:b/>
                                <w:color w:val="31849B" w:themeColor="accent5" w:themeShade="BF"/>
                                <w:u w:val="single"/>
                              </w:rPr>
                              <w:t>Plots</w:t>
                            </w:r>
                            <w:r>
                              <w:rPr>
                                <w:b/>
                                <w:color w:val="31849B" w:themeColor="accent5" w:themeShade="BF"/>
                                <w:u w:val="single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2" type="#_x0000_t202" style="position:absolute;margin-left:350.15pt;margin-top:129pt;width:153.85pt;height:179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" strokecolor="#31849b [2408]" strokeweight="1.5pt">
                <v:fill opacity="45232f"/>
                <v:textbox>
                  <w:txbxContent>
                    <w:p w14:paraId="2B8D10E5" w14:textId="77777777" w:rsidR="00867FD1" w:rsidRPr="003442BD" w:rsidRDefault="00867FD1" w:rsidP="00867FD1">
                      <w:pPr>
                        <w:jc w:val="center"/>
                        <w:rPr>
                          <w:b/>
                          <w:color w:val="31849B" w:themeColor="accent5" w:themeShade="BF"/>
                          <w:u w:val="single"/>
                        </w:rPr>
                      </w:pPr>
                    </w:p>
                    <w:p w14:paraId="5DCDD9FC" w14:textId="77777777" w:rsidR="00867FD1" w:rsidRPr="003442BD" w:rsidRDefault="00867FD1" w:rsidP="00867FD1">
                      <w:pPr>
                        <w:jc w:val="center"/>
                        <w:rPr>
                          <w:b/>
                          <w:color w:val="31849B" w:themeColor="accent5" w:themeShade="BF"/>
                          <w:sz w:val="36"/>
                          <w:szCs w:val="36"/>
                          <w:u w:val="single"/>
                        </w:rPr>
                      </w:pPr>
                    </w:p>
                    <w:p w14:paraId="3D308C9C" w14:textId="77777777" w:rsidR="00867FD1" w:rsidRPr="003442BD" w:rsidRDefault="00867FD1" w:rsidP="00867FD1">
                      <w:pPr>
                        <w:jc w:val="center"/>
                        <w:rPr>
                          <w:b/>
                          <w:color w:val="31849B" w:themeColor="accent5" w:themeShade="BF"/>
                          <w:u w:val="single"/>
                        </w:rPr>
                      </w:pPr>
                      <w:r w:rsidRPr="003442BD">
                        <w:rPr>
                          <w:b/>
                          <w:color w:val="31849B" w:themeColor="accent5" w:themeShade="BF"/>
                          <w:u w:val="single"/>
                        </w:rPr>
                        <w:t>Plots</w:t>
                      </w:r>
                      <w:r>
                        <w:rPr>
                          <w:b/>
                          <w:color w:val="31849B" w:themeColor="accent5" w:themeShade="BF"/>
                          <w:u w:val="single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CBBABD" wp14:editId="6EC7C1A5">
                <wp:simplePos x="0" y="0"/>
                <wp:positionH relativeFrom="column">
                  <wp:posOffset>4447426</wp:posOffset>
                </wp:positionH>
                <wp:positionV relativeFrom="paragraph">
                  <wp:posOffset>370840</wp:posOffset>
                </wp:positionV>
                <wp:extent cx="1943100" cy="1257300"/>
                <wp:effectExtent l="0" t="0" r="38100" b="3810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1257300"/>
                        </a:xfrm>
                        <a:prstGeom prst="rect">
                          <a:avLst/>
                        </a:prstGeom>
                        <a:noFill/>
                        <a:ln w="19050" cmpd="sng"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8F2460" w14:textId="77777777" w:rsidR="00867FD1" w:rsidRDefault="00867FD1" w:rsidP="00867FD1">
                            <w:pPr>
                              <w:jc w:val="center"/>
                              <w:rPr>
                                <w:b/>
                                <w:color w:val="76923C" w:themeColor="accent3" w:themeShade="BF"/>
                                <w:u w:val="single"/>
                              </w:rPr>
                            </w:pPr>
                          </w:p>
                          <w:p w14:paraId="30733956" w14:textId="77777777" w:rsidR="00867FD1" w:rsidRDefault="00867FD1" w:rsidP="00867FD1">
                            <w:pPr>
                              <w:jc w:val="center"/>
                              <w:rPr>
                                <w:b/>
                                <w:color w:val="76923C" w:themeColor="accent3" w:themeShade="BF"/>
                                <w:u w:val="single"/>
                              </w:rPr>
                            </w:pPr>
                          </w:p>
                          <w:p w14:paraId="4F6B7680" w14:textId="77777777" w:rsidR="00867FD1" w:rsidRDefault="00867FD1" w:rsidP="00867FD1">
                            <w:pPr>
                              <w:jc w:val="center"/>
                              <w:rPr>
                                <w:b/>
                                <w:color w:val="76923C" w:themeColor="accent3" w:themeShade="BF"/>
                                <w:u w:val="single"/>
                              </w:rPr>
                            </w:pPr>
                          </w:p>
                          <w:p w14:paraId="68ADF9AB" w14:textId="77777777" w:rsidR="00867FD1" w:rsidRPr="003442BD" w:rsidRDefault="00867FD1" w:rsidP="00867FD1">
                            <w:pPr>
                              <w:jc w:val="center"/>
                              <w:rPr>
                                <w:b/>
                                <w:color w:val="76923C" w:themeColor="accent3" w:themeShade="BF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755007E9" w14:textId="77777777" w:rsidR="00867FD1" w:rsidRDefault="00867FD1" w:rsidP="00867FD1">
                            <w:pPr>
                              <w:jc w:val="center"/>
                              <w:rPr>
                                <w:b/>
                                <w:color w:val="76923C" w:themeColor="accent3" w:themeShade="BF"/>
                                <w:u w:val="single"/>
                              </w:rPr>
                            </w:pPr>
                          </w:p>
                          <w:p w14:paraId="1A4C59FA" w14:textId="77777777" w:rsidR="00867FD1" w:rsidRPr="003442BD" w:rsidRDefault="00867FD1" w:rsidP="00867FD1">
                            <w:pPr>
                              <w:jc w:val="center"/>
                              <w:rPr>
                                <w:b/>
                                <w:color w:val="76923C" w:themeColor="accent3" w:themeShade="BF"/>
                                <w:u w:val="single"/>
                              </w:rPr>
                            </w:pPr>
                            <w:r w:rsidRPr="003442BD">
                              <w:rPr>
                                <w:b/>
                                <w:color w:val="76923C" w:themeColor="accent3" w:themeShade="BF"/>
                                <w:u w:val="single"/>
                              </w:rPr>
                              <w:t>Workspace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3" type="#_x0000_t202" style="position:absolute;margin-left:350.2pt;margin-top:29.2pt;width:153pt;height:9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" filled="f" strokecolor="#76923c [2406]" strokeweight="1.5pt">
                <v:textbox>
                  <w:txbxContent>
                    <w:p w14:paraId="0A8F2460" w14:textId="77777777" w:rsidR="00867FD1" w:rsidRDefault="00867FD1" w:rsidP="00867FD1">
                      <w:pPr>
                        <w:jc w:val="center"/>
                        <w:rPr>
                          <w:b/>
                          <w:color w:val="76923C" w:themeColor="accent3" w:themeShade="BF"/>
                          <w:u w:val="single"/>
                        </w:rPr>
                      </w:pPr>
                    </w:p>
                    <w:p w14:paraId="30733956" w14:textId="77777777" w:rsidR="00867FD1" w:rsidRDefault="00867FD1" w:rsidP="00867FD1">
                      <w:pPr>
                        <w:jc w:val="center"/>
                        <w:rPr>
                          <w:b/>
                          <w:color w:val="76923C" w:themeColor="accent3" w:themeShade="BF"/>
                          <w:u w:val="single"/>
                        </w:rPr>
                      </w:pPr>
                    </w:p>
                    <w:p w14:paraId="4F6B7680" w14:textId="77777777" w:rsidR="00867FD1" w:rsidRDefault="00867FD1" w:rsidP="00867FD1">
                      <w:pPr>
                        <w:jc w:val="center"/>
                        <w:rPr>
                          <w:b/>
                          <w:color w:val="76923C" w:themeColor="accent3" w:themeShade="BF"/>
                          <w:u w:val="single"/>
                        </w:rPr>
                      </w:pPr>
                    </w:p>
                    <w:p w14:paraId="68ADF9AB" w14:textId="77777777" w:rsidR="00867FD1" w:rsidRPr="003442BD" w:rsidRDefault="00867FD1" w:rsidP="00867FD1">
                      <w:pPr>
                        <w:jc w:val="center"/>
                        <w:rPr>
                          <w:b/>
                          <w:color w:val="76923C" w:themeColor="accent3" w:themeShade="BF"/>
                          <w:sz w:val="20"/>
                          <w:szCs w:val="20"/>
                          <w:u w:val="single"/>
                        </w:rPr>
                      </w:pPr>
                    </w:p>
                    <w:p w14:paraId="755007E9" w14:textId="77777777" w:rsidR="00867FD1" w:rsidRDefault="00867FD1" w:rsidP="00867FD1">
                      <w:pPr>
                        <w:jc w:val="center"/>
                        <w:rPr>
                          <w:b/>
                          <w:color w:val="76923C" w:themeColor="accent3" w:themeShade="BF"/>
                          <w:u w:val="single"/>
                        </w:rPr>
                      </w:pPr>
                    </w:p>
                    <w:p w14:paraId="1A4C59FA" w14:textId="77777777" w:rsidR="00867FD1" w:rsidRPr="003442BD" w:rsidRDefault="00867FD1" w:rsidP="00867FD1">
                      <w:pPr>
                        <w:jc w:val="center"/>
                        <w:rPr>
                          <w:b/>
                          <w:color w:val="76923C" w:themeColor="accent3" w:themeShade="BF"/>
                          <w:u w:val="single"/>
                        </w:rPr>
                      </w:pPr>
                      <w:r w:rsidRPr="003442BD">
                        <w:rPr>
                          <w:b/>
                          <w:color w:val="76923C" w:themeColor="accent3" w:themeShade="BF"/>
                          <w:u w:val="single"/>
                        </w:rPr>
                        <w:t>Workspace</w:t>
                      </w:r>
                    </w:p>
                  </w:txbxContent>
                </v:textbox>
              </v:shape>
            </w:pict>
          </mc:Fallback>
        </mc:AlternateContent>
      </w:r>
      <w:r w:rsidRPr="00E62E22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005CC0BF" wp14:editId="015AFEC9">
            <wp:extent cx="6400800" cy="4003040"/>
            <wp:effectExtent l="0" t="0" r="0" b="1016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0F6BC" w14:textId="77777777" w:rsidR="00867FD1" w:rsidRDefault="00867FD1" w:rsidP="00867FD1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color w:val="000000"/>
        </w:rPr>
        <w:t>Playing around with the R Console</w:t>
      </w:r>
    </w:p>
    <w:p w14:paraId="74C658BE" w14:textId="77777777" w:rsidR="00867FD1" w:rsidRDefault="00867FD1" w:rsidP="00867FD1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R is an interactive language. This means that you type a command, press Enter to execute it, and see the result (if there is anything to print from your command).</w:t>
      </w:r>
    </w:p>
    <w:p w14:paraId="7847780B" w14:textId="77777777" w:rsidR="00867FD1" w:rsidRPr="009F7BF0" w:rsidRDefault="00867FD1" w:rsidP="00867FD1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In the code above, we have run the command </w:t>
      </w:r>
      <w:proofErr w:type="gramStart"/>
      <w:r>
        <w:rPr>
          <w:rFonts w:ascii="Times New Roman" w:hAnsi="Times New Roman" w:cs="Times New Roman"/>
          <w:color w:val="000000"/>
        </w:rPr>
        <w:t>‘</w:t>
      </w:r>
      <w:r w:rsidRPr="009F7BF0">
        <w:rPr>
          <w:rFonts w:ascii="Times New Roman" w:hAnsi="Times New Roman" w:cs="Times New Roman"/>
          <w:b/>
          <w:color w:val="7F7F7F" w:themeColor="text1" w:themeTint="80"/>
        </w:rPr>
        <w:t>print(</w:t>
      </w:r>
      <w:proofErr w:type="gramEnd"/>
      <w:r w:rsidRPr="009F7BF0">
        <w:rPr>
          <w:rFonts w:ascii="Times New Roman" w:hAnsi="Times New Roman" w:cs="Times New Roman"/>
          <w:b/>
          <w:color w:val="7F7F7F" w:themeColor="text1" w:themeTint="80"/>
        </w:rPr>
        <w:t>“This is some code”)</w:t>
      </w:r>
      <w:r>
        <w:rPr>
          <w:rFonts w:ascii="Times New Roman" w:hAnsi="Times New Roman" w:cs="Times New Roman"/>
          <w:color w:val="000000"/>
        </w:rPr>
        <w:t xml:space="preserve">’ </w:t>
      </w:r>
      <w:r>
        <w:rPr>
          <w:rFonts w:ascii="Times New Roman" w:hAnsi="Times New Roman" w:cs="Times New Roman"/>
          <w:i/>
          <w:color w:val="000000"/>
        </w:rPr>
        <w:t>in the console</w:t>
      </w:r>
      <w:r>
        <w:rPr>
          <w:rFonts w:ascii="Times New Roman" w:hAnsi="Times New Roman" w:cs="Times New Roman"/>
          <w:color w:val="000000"/>
        </w:rPr>
        <w:t xml:space="preserve">, and can see the output immediately. </w:t>
      </w:r>
    </w:p>
    <w:p w14:paraId="68D5241F" w14:textId="77777777" w:rsidR="00867FD1" w:rsidRPr="00347FC3" w:rsidRDefault="00867FD1" w:rsidP="00867FD1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color w:val="000000"/>
        </w:rPr>
        <w:t xml:space="preserve">Open the R markdown document for an introduction to </w:t>
      </w:r>
      <w:proofErr w:type="spellStart"/>
      <w:r>
        <w:rPr>
          <w:rFonts w:ascii="Times New Roman" w:hAnsi="Times New Roman" w:cs="Times New Roman"/>
          <w:b/>
          <w:color w:val="000000"/>
        </w:rPr>
        <w:t>RStudio</w:t>
      </w:r>
      <w:proofErr w:type="spellEnd"/>
    </w:p>
    <w:p w14:paraId="53D7A947" w14:textId="77777777" w:rsidR="00867FD1" w:rsidRDefault="00867FD1" w:rsidP="00867FD1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For the remainder of this tutorial, the code and supporting explanations have been put together for you in an R Markdown. An R Markdown lets you </w:t>
      </w:r>
      <w:r w:rsidRPr="009F7BF0">
        <w:rPr>
          <w:rFonts w:ascii="Times New Roman" w:hAnsi="Times New Roman" w:cs="Times New Roman"/>
          <w:color w:val="000000"/>
        </w:rPr>
        <w:t xml:space="preserve">lets you generate reproducible, readable reports (like </w:t>
      </w:r>
      <w:r>
        <w:rPr>
          <w:rFonts w:ascii="Times New Roman" w:hAnsi="Times New Roman" w:cs="Times New Roman"/>
          <w:color w:val="000000"/>
        </w:rPr>
        <w:t>the</w:t>
      </w:r>
      <w:r w:rsidRPr="009F7BF0">
        <w:rPr>
          <w:rFonts w:ascii="Times New Roman" w:hAnsi="Times New Roman" w:cs="Times New Roman"/>
          <w:color w:val="000000"/>
        </w:rPr>
        <w:t xml:space="preserve"> one</w:t>
      </w:r>
      <w:r>
        <w:rPr>
          <w:rFonts w:ascii="Times New Roman" w:hAnsi="Times New Roman" w:cs="Times New Roman"/>
          <w:color w:val="000000"/>
        </w:rPr>
        <w:t xml:space="preserve"> accompanying this guide</w:t>
      </w:r>
      <w:r w:rsidRPr="009F7BF0">
        <w:rPr>
          <w:rFonts w:ascii="Times New Roman" w:hAnsi="Times New Roman" w:cs="Times New Roman"/>
          <w:color w:val="000000"/>
        </w:rPr>
        <w:t xml:space="preserve">!), conveniently and dynamically. You can 'knit' </w:t>
      </w:r>
      <w:proofErr w:type="gramStart"/>
      <w:r w:rsidRPr="009F7BF0">
        <w:rPr>
          <w:rFonts w:ascii="Times New Roman" w:hAnsi="Times New Roman" w:cs="Times New Roman"/>
          <w:color w:val="000000"/>
        </w:rPr>
        <w:t>a</w:t>
      </w:r>
      <w:proofErr w:type="gramEnd"/>
      <w:r w:rsidRPr="009F7BF0">
        <w:rPr>
          <w:rFonts w:ascii="Times New Roman" w:hAnsi="Times New Roman" w:cs="Times New Roman"/>
          <w:color w:val="000000"/>
        </w:rPr>
        <w:t xml:space="preserve"> .</w:t>
      </w:r>
      <w:proofErr w:type="spellStart"/>
      <w:r w:rsidRPr="009F7BF0">
        <w:rPr>
          <w:rFonts w:ascii="Times New Roman" w:hAnsi="Times New Roman" w:cs="Times New Roman"/>
          <w:color w:val="000000"/>
        </w:rPr>
        <w:t>Rmd</w:t>
      </w:r>
      <w:proofErr w:type="spellEnd"/>
      <w:r w:rsidRPr="009F7BF0">
        <w:rPr>
          <w:rFonts w:ascii="Times New Roman" w:hAnsi="Times New Roman" w:cs="Times New Roman"/>
          <w:color w:val="000000"/>
        </w:rPr>
        <w:t xml:space="preserve"> file into an html document, a </w:t>
      </w:r>
      <w:proofErr w:type="spellStart"/>
      <w:r w:rsidRPr="009F7BF0">
        <w:rPr>
          <w:rFonts w:ascii="Times New Roman" w:hAnsi="Times New Roman" w:cs="Times New Roman"/>
          <w:color w:val="000000"/>
        </w:rPr>
        <w:t>pdf</w:t>
      </w:r>
      <w:proofErr w:type="spellEnd"/>
      <w:r w:rsidRPr="009F7BF0">
        <w:rPr>
          <w:rFonts w:ascii="Times New Roman" w:hAnsi="Times New Roman" w:cs="Times New Roman"/>
          <w:color w:val="000000"/>
        </w:rPr>
        <w:t>, a word doc, or an intermediate markdown file - without ha</w:t>
      </w:r>
      <w:r>
        <w:rPr>
          <w:rFonts w:ascii="Times New Roman" w:hAnsi="Times New Roman" w:cs="Times New Roman"/>
          <w:color w:val="000000"/>
        </w:rPr>
        <w:t xml:space="preserve">ving to use a fancy converter. </w:t>
      </w:r>
    </w:p>
    <w:p w14:paraId="1385F7D7" w14:textId="77777777" w:rsidR="00867FD1" w:rsidRPr="003F61F1" w:rsidRDefault="00867FD1" w:rsidP="00867FD1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In the </w:t>
      </w:r>
      <w:r w:rsidRPr="006A550F">
        <w:rPr>
          <w:rFonts w:ascii="Times New Roman" w:hAnsi="Times New Roman" w:cs="Times New Roman"/>
          <w:b/>
          <w:color w:val="000000"/>
        </w:rPr>
        <w:t>Seminar0a</w:t>
      </w:r>
      <w:r>
        <w:rPr>
          <w:rFonts w:ascii="Times New Roman" w:hAnsi="Times New Roman" w:cs="Times New Roman"/>
          <w:color w:val="000000"/>
        </w:rPr>
        <w:t xml:space="preserve"> folder, you should see 2 files: </w:t>
      </w:r>
    </w:p>
    <w:p w14:paraId="1581ADED" w14:textId="77777777" w:rsidR="00867FD1" w:rsidRPr="003F61F1" w:rsidRDefault="00867FD1" w:rsidP="00867FD1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ED780D">
        <w:rPr>
          <w:rFonts w:ascii="Times New Roman" w:hAnsi="Times New Roman" w:cs="Times New Roman"/>
          <w:i/>
          <w:color w:val="000000"/>
        </w:rPr>
        <w:t>getting</w:t>
      </w:r>
      <w:proofErr w:type="gramEnd"/>
      <w:r w:rsidRPr="00ED780D">
        <w:rPr>
          <w:rFonts w:ascii="Times New Roman" w:hAnsi="Times New Roman" w:cs="Times New Roman"/>
          <w:i/>
          <w:color w:val="000000"/>
        </w:rPr>
        <w:t>_started_with_R.Rmd</w:t>
      </w:r>
      <w:proofErr w:type="spellEnd"/>
      <w:r w:rsidRPr="00ED780D">
        <w:rPr>
          <w:rFonts w:ascii="Times New Roman" w:hAnsi="Times New Roman" w:cs="Times New Roman"/>
          <w:i/>
          <w:color w:val="000000"/>
        </w:rPr>
        <w:t xml:space="preserve"> </w:t>
      </w:r>
    </w:p>
    <w:p w14:paraId="2AFA2721" w14:textId="77777777" w:rsidR="00867FD1" w:rsidRPr="003F61F1" w:rsidRDefault="00867FD1" w:rsidP="00867FD1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proofErr w:type="gramStart"/>
      <w:r w:rsidRPr="00ED780D">
        <w:rPr>
          <w:rFonts w:ascii="Times New Roman" w:hAnsi="Times New Roman" w:cs="Times New Roman"/>
          <w:i/>
          <w:color w:val="000000"/>
        </w:rPr>
        <w:t>getting</w:t>
      </w:r>
      <w:proofErr w:type="gramEnd"/>
      <w:r w:rsidRPr="00ED780D">
        <w:rPr>
          <w:rFonts w:ascii="Times New Roman" w:hAnsi="Times New Roman" w:cs="Times New Roman"/>
          <w:i/>
          <w:color w:val="000000"/>
        </w:rPr>
        <w:t>_started_with_R.pdf</w:t>
      </w:r>
    </w:p>
    <w:p w14:paraId="59BBE225" w14:textId="77777777" w:rsidR="00867FD1" w:rsidRDefault="00867FD1" w:rsidP="00867FD1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You can open the .</w:t>
      </w:r>
      <w:proofErr w:type="spellStart"/>
      <w:r>
        <w:rPr>
          <w:rFonts w:ascii="Times New Roman" w:hAnsi="Times New Roman" w:cs="Times New Roman"/>
          <w:color w:val="000000"/>
        </w:rPr>
        <w:t>Rmd</w:t>
      </w:r>
      <w:proofErr w:type="spellEnd"/>
      <w:r>
        <w:rPr>
          <w:rFonts w:ascii="Times New Roman" w:hAnsi="Times New Roman" w:cs="Times New Roman"/>
          <w:color w:val="000000"/>
        </w:rPr>
        <w:t xml:space="preserve"> file in </w:t>
      </w:r>
      <w:proofErr w:type="spellStart"/>
      <w:r>
        <w:rPr>
          <w:rFonts w:ascii="Times New Roman" w:hAnsi="Times New Roman" w:cs="Times New Roman"/>
          <w:color w:val="000000"/>
        </w:rPr>
        <w:t>RStudio</w:t>
      </w:r>
      <w:proofErr w:type="spellEnd"/>
      <w:r>
        <w:rPr>
          <w:rFonts w:ascii="Times New Roman" w:hAnsi="Times New Roman" w:cs="Times New Roman"/>
          <w:color w:val="000000"/>
        </w:rPr>
        <w:t>, or just follow along with the .</w:t>
      </w:r>
      <w:proofErr w:type="spellStart"/>
      <w:r>
        <w:rPr>
          <w:rFonts w:ascii="Times New Roman" w:hAnsi="Times New Roman" w:cs="Times New Roman"/>
          <w:color w:val="000000"/>
        </w:rPr>
        <w:t>pdf</w:t>
      </w:r>
      <w:proofErr w:type="spellEnd"/>
      <w:r>
        <w:rPr>
          <w:rFonts w:ascii="Times New Roman" w:hAnsi="Times New Roman" w:cs="Times New Roman"/>
          <w:color w:val="000000"/>
        </w:rPr>
        <w:t xml:space="preserve"> document.</w:t>
      </w:r>
    </w:p>
    <w:p w14:paraId="17DF9862" w14:textId="77777777" w:rsidR="00867FD1" w:rsidRDefault="00867FD1" w:rsidP="00867FD1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If this is your first time using R, we suggest you read through </w:t>
      </w:r>
      <w:r w:rsidRPr="00ED780D">
        <w:rPr>
          <w:rFonts w:ascii="Times New Roman" w:hAnsi="Times New Roman" w:cs="Times New Roman"/>
          <w:i/>
          <w:color w:val="000000"/>
        </w:rPr>
        <w:t xml:space="preserve">getting_started_with_R.pdf </w:t>
      </w:r>
      <w:r>
        <w:rPr>
          <w:rFonts w:ascii="Times New Roman" w:hAnsi="Times New Roman" w:cs="Times New Roman"/>
          <w:color w:val="000000"/>
        </w:rPr>
        <w:t>to familiarize yourself with the overall outline first.</w:t>
      </w:r>
    </w:p>
    <w:p w14:paraId="77E5B380" w14:textId="77777777" w:rsidR="00867FD1" w:rsidRDefault="00867FD1" w:rsidP="00867FD1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You will see something like the following when you open the .</w:t>
      </w:r>
      <w:proofErr w:type="spellStart"/>
      <w:r>
        <w:rPr>
          <w:rFonts w:ascii="Times New Roman" w:hAnsi="Times New Roman" w:cs="Times New Roman"/>
          <w:color w:val="000000"/>
        </w:rPr>
        <w:t>Rmd</w:t>
      </w:r>
      <w:proofErr w:type="spellEnd"/>
      <w:r>
        <w:rPr>
          <w:rFonts w:ascii="Times New Roman" w:hAnsi="Times New Roman" w:cs="Times New Roman"/>
          <w:color w:val="000000"/>
        </w:rPr>
        <w:t xml:space="preserve"> file: </w:t>
      </w:r>
    </w:p>
    <w:p w14:paraId="422435C7" w14:textId="77777777" w:rsidR="00867FD1" w:rsidRDefault="00867FD1" w:rsidP="00867FD1">
      <w:pPr>
        <w:pStyle w:val="ListParagraph"/>
        <w:widowControl w:val="0"/>
        <w:autoSpaceDE w:val="0"/>
        <w:autoSpaceDN w:val="0"/>
        <w:adjustRightInd w:val="0"/>
        <w:spacing w:after="240" w:line="380" w:lineRule="atLeast"/>
        <w:ind w:left="2160"/>
        <w:rPr>
          <w:rFonts w:ascii="Times New Roman" w:hAnsi="Times New Roman" w:cs="Times New Roman"/>
          <w:color w:val="000000"/>
        </w:rPr>
      </w:pPr>
    </w:p>
    <w:p w14:paraId="022FEBF0" w14:textId="77777777" w:rsidR="00867FD1" w:rsidRDefault="00867FD1" w:rsidP="00867FD1">
      <w:pPr>
        <w:pStyle w:val="ListParagraph"/>
        <w:widowControl w:val="0"/>
        <w:autoSpaceDE w:val="0"/>
        <w:autoSpaceDN w:val="0"/>
        <w:adjustRightInd w:val="0"/>
        <w:spacing w:after="240" w:line="380" w:lineRule="atLeast"/>
        <w:ind w:left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1AED1C9F" wp14:editId="156FB912">
            <wp:extent cx="6651063" cy="4383212"/>
            <wp:effectExtent l="0" t="0" r="3810" b="1143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030" cy="438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B0519" w14:textId="77777777" w:rsidR="00867FD1" w:rsidRDefault="00867FD1" w:rsidP="00867FD1">
      <w:pPr>
        <w:pStyle w:val="ListParagraph"/>
        <w:widowControl w:val="0"/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</w:p>
    <w:p w14:paraId="217F3853" w14:textId="77777777" w:rsidR="00867FD1" w:rsidRPr="00BE54C7" w:rsidRDefault="00867FD1" w:rsidP="00867FD1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color w:val="000000"/>
        </w:rPr>
        <w:br w:type="column"/>
        <w:t>Run code within the R Markdown</w:t>
      </w:r>
    </w:p>
    <w:p w14:paraId="28A08104" w14:textId="77777777" w:rsidR="00867FD1" w:rsidRPr="00A46CBB" w:rsidRDefault="00867FD1" w:rsidP="00867FD1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1BB443" wp14:editId="13DF6E8C">
                <wp:simplePos x="0" y="0"/>
                <wp:positionH relativeFrom="column">
                  <wp:posOffset>4800600</wp:posOffset>
                </wp:positionH>
                <wp:positionV relativeFrom="paragraph">
                  <wp:posOffset>787400</wp:posOffset>
                </wp:positionV>
                <wp:extent cx="2171700" cy="800100"/>
                <wp:effectExtent l="0" t="0" r="0" b="1270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2487AF" w14:textId="77777777" w:rsidR="00867FD1" w:rsidRPr="00CA4165" w:rsidRDefault="00867FD1" w:rsidP="00867FD1">
                            <w:pPr>
                              <w:rPr>
                                <w:i/>
                              </w:rPr>
                            </w:pPr>
                            <w:r w:rsidRPr="00CA4165">
                              <w:rPr>
                                <w:i/>
                              </w:rPr>
                              <w:t xml:space="preserve">You can also ‘knit’ the entire document </w:t>
                            </w:r>
                            <w:r>
                              <w:rPr>
                                <w:i/>
                              </w:rPr>
                              <w:t xml:space="preserve">into a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pdf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>/html/doc format</w:t>
                            </w:r>
                            <w:r w:rsidRPr="00CA4165">
                              <w:rPr>
                                <w:i/>
                              </w:rPr>
                              <w:t>, using this option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34" type="#_x0000_t202" style="position:absolute;left:0;text-align:left;margin-left:378pt;margin-top:62pt;width:171pt;height:6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" filled="f" stroked="f">
                <v:textbox>
                  <w:txbxContent>
                    <w:p w14:paraId="7E2487AF" w14:textId="77777777" w:rsidR="00867FD1" w:rsidRPr="00CA4165" w:rsidRDefault="00867FD1" w:rsidP="00867FD1">
                      <w:pPr>
                        <w:rPr>
                          <w:i/>
                        </w:rPr>
                      </w:pPr>
                      <w:r w:rsidRPr="00CA4165">
                        <w:rPr>
                          <w:i/>
                        </w:rPr>
                        <w:t xml:space="preserve">You can also ‘knit’ the entire document </w:t>
                      </w:r>
                      <w:r>
                        <w:rPr>
                          <w:i/>
                        </w:rPr>
                        <w:t xml:space="preserve">into a </w:t>
                      </w:r>
                      <w:proofErr w:type="spellStart"/>
                      <w:r>
                        <w:rPr>
                          <w:i/>
                        </w:rPr>
                        <w:t>pdf</w:t>
                      </w:r>
                      <w:proofErr w:type="spellEnd"/>
                      <w:r>
                        <w:rPr>
                          <w:i/>
                        </w:rPr>
                        <w:t>/html/doc format</w:t>
                      </w:r>
                      <w:r w:rsidRPr="00CA4165">
                        <w:rPr>
                          <w:i/>
                        </w:rPr>
                        <w:t>, using this option</w:t>
                      </w:r>
                    </w:p>
                  </w:txbxContent>
                </v:textbox>
              </v:shape>
            </w:pict>
          </mc:Fallback>
        </mc:AlternateContent>
      </w:r>
      <w:r w:rsidRPr="00A46CBB">
        <w:rPr>
          <w:rFonts w:ascii="Times New Roman" w:hAnsi="Times New Roman" w:cs="Times New Roman"/>
          <w:color w:val="000000"/>
        </w:rPr>
        <w:t xml:space="preserve">You can run a </w:t>
      </w:r>
      <w:r w:rsidRPr="00A46CBB">
        <w:rPr>
          <w:rFonts w:ascii="Times New Roman" w:hAnsi="Times New Roman" w:cs="Times New Roman"/>
          <w:b/>
          <w:color w:val="000000"/>
        </w:rPr>
        <w:t>chunk of code</w:t>
      </w:r>
      <w:r w:rsidRPr="00A46CBB">
        <w:rPr>
          <w:rFonts w:ascii="Times New Roman" w:hAnsi="Times New Roman" w:cs="Times New Roman"/>
          <w:color w:val="000000"/>
        </w:rPr>
        <w:t xml:space="preserve"> by clicking in the area and selecting the option ‘Run Current Chunk’</w:t>
      </w:r>
      <w:r>
        <w:rPr>
          <w:rFonts w:ascii="Times New Roman" w:hAnsi="Times New Roman" w:cs="Times New Roman"/>
          <w:color w:val="000000"/>
        </w:rPr>
        <w:t xml:space="preserve">. You can compile the </w:t>
      </w:r>
      <w:r>
        <w:rPr>
          <w:rFonts w:ascii="Times New Roman" w:hAnsi="Times New Roman" w:cs="Times New Roman"/>
          <w:b/>
          <w:color w:val="000000"/>
        </w:rPr>
        <w:t>entire document</w:t>
      </w:r>
      <w:r>
        <w:rPr>
          <w:rFonts w:ascii="Times New Roman" w:hAnsi="Times New Roman" w:cs="Times New Roman"/>
          <w:color w:val="000000"/>
        </w:rPr>
        <w:t xml:space="preserve"> in different output formats using the ‘knit’ option. </w:t>
      </w:r>
    </w:p>
    <w:p w14:paraId="30823BE0" w14:textId="77777777" w:rsidR="00867FD1" w:rsidRPr="006D1537" w:rsidRDefault="00867FD1" w:rsidP="00867FD1">
      <w:pPr>
        <w:widowControl w:val="0"/>
        <w:autoSpaceDE w:val="0"/>
        <w:autoSpaceDN w:val="0"/>
        <w:adjustRightInd w:val="0"/>
        <w:spacing w:after="240" w:line="380" w:lineRule="atLeast"/>
        <w:ind w:left="36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A09C3D" wp14:editId="1596D6E2">
                <wp:simplePos x="0" y="0"/>
                <wp:positionH relativeFrom="column">
                  <wp:posOffset>1828800</wp:posOffset>
                </wp:positionH>
                <wp:positionV relativeFrom="paragraph">
                  <wp:posOffset>244475</wp:posOffset>
                </wp:positionV>
                <wp:extent cx="2987234" cy="342900"/>
                <wp:effectExtent l="127000" t="101600" r="137160" b="215900"/>
                <wp:wrapNone/>
                <wp:docPr id="27" name="Elb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2987234" cy="342900"/>
                        </a:xfrm>
                        <a:prstGeom prst="bentConnector3">
                          <a:avLst>
                            <a:gd name="adj1" fmla="val 88951"/>
                          </a:avLst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arrow"/>
                        </a:ln>
                        <a:effectLst>
                          <a:glow rad="101600">
                            <a:schemeClr val="bg1">
                              <a:alpha val="75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0,0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27" o:spid="_x0000_s1026" type="#_x0000_t34" style="position:absolute;margin-left:2in;margin-top:19.25pt;width:235.2pt;height:27pt;rotation:180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" adj="19213" strokecolor="gray [1629]" strokeweight="2pt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BE665B" wp14:editId="61698B1F">
                <wp:simplePos x="0" y="0"/>
                <wp:positionH relativeFrom="column">
                  <wp:posOffset>4800600</wp:posOffset>
                </wp:positionH>
                <wp:positionV relativeFrom="paragraph">
                  <wp:posOffset>749300</wp:posOffset>
                </wp:positionV>
                <wp:extent cx="1938655" cy="342900"/>
                <wp:effectExtent l="0" t="0" r="0" b="1270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865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7649CC" w14:textId="77777777" w:rsidR="00867FD1" w:rsidRDefault="00867FD1" w:rsidP="00867FD1">
                            <w:r>
                              <w:t>Click here to run the chunk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35" type="#_x0000_t202" style="position:absolute;left:0;text-align:left;margin-left:378pt;margin-top:59pt;width:152.65pt;height:27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" filled="f" stroked="f">
                <v:textbox>
                  <w:txbxContent>
                    <w:p w14:paraId="5A7649CC" w14:textId="77777777" w:rsidR="00867FD1" w:rsidRDefault="00867FD1" w:rsidP="00867FD1">
                      <w:r>
                        <w:t>Click here to run the chunk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0B0AD7" wp14:editId="27ABA722">
                <wp:simplePos x="0" y="0"/>
                <wp:positionH relativeFrom="column">
                  <wp:posOffset>4763770</wp:posOffset>
                </wp:positionH>
                <wp:positionV relativeFrom="paragraph">
                  <wp:posOffset>1788160</wp:posOffset>
                </wp:positionV>
                <wp:extent cx="2153920" cy="342900"/>
                <wp:effectExtent l="0" t="0" r="0" b="1270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92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F9EF74" w14:textId="77777777" w:rsidR="00867FD1" w:rsidRDefault="00867FD1" w:rsidP="00867FD1">
                            <w:r>
                              <w:t>Navigate cursor to code chunk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6" type="#_x0000_t202" style="position:absolute;left:0;text-align:left;margin-left:375.1pt;margin-top:140.8pt;width:169.6pt;height:27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" filled="f" stroked="f">
                <v:textbox>
                  <w:txbxContent>
                    <w:p w14:paraId="06F9EF74" w14:textId="77777777" w:rsidR="00867FD1" w:rsidRDefault="00867FD1" w:rsidP="00867FD1">
                      <w:r>
                        <w:t>Navigate cursor to code chunk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3792B2" wp14:editId="1203C495">
                <wp:simplePos x="0" y="0"/>
                <wp:positionH relativeFrom="column">
                  <wp:posOffset>1610360</wp:posOffset>
                </wp:positionH>
                <wp:positionV relativeFrom="paragraph">
                  <wp:posOffset>1952625</wp:posOffset>
                </wp:positionV>
                <wp:extent cx="3200400" cy="0"/>
                <wp:effectExtent l="127000" t="177800" r="0" b="2032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00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>
                          <a:glow rad="101600">
                            <a:schemeClr val="bg1">
                              <a:alpha val="75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126.8pt;margin-top:153.75pt;width:252pt;height:0;flip:x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" strokecolor="red" strokeweight="2pt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993CCE" wp14:editId="52BE78E9">
                <wp:simplePos x="0" y="0"/>
                <wp:positionH relativeFrom="column">
                  <wp:posOffset>3543300</wp:posOffset>
                </wp:positionH>
                <wp:positionV relativeFrom="paragraph">
                  <wp:posOffset>924560</wp:posOffset>
                </wp:positionV>
                <wp:extent cx="1257300" cy="0"/>
                <wp:effectExtent l="127000" t="177800" r="0" b="2032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573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>
                          <a:glow rad="101600">
                            <a:schemeClr val="bg1">
                              <a:alpha val="75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" o:spid="_x0000_s1026" type="#_x0000_t32" style="position:absolute;margin-left:279pt;margin-top:72.8pt;width:99pt;height:0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" strokecolor="red" strokeweight="2pt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703166D2" wp14:editId="324280DF">
            <wp:extent cx="4428162" cy="3267182"/>
            <wp:effectExtent l="0" t="0" r="0" b="9525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814" b="36148"/>
                    <a:stretch/>
                  </pic:blipFill>
                  <pic:spPr bwMode="auto">
                    <a:xfrm>
                      <a:off x="0" y="0"/>
                      <a:ext cx="4428429" cy="326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FD22A" w14:textId="77777777" w:rsidR="00867FD1" w:rsidRPr="000F5684" w:rsidRDefault="00867FD1" w:rsidP="00867F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56CB25" wp14:editId="68BC2600">
                <wp:simplePos x="0" y="0"/>
                <wp:positionH relativeFrom="column">
                  <wp:posOffset>685800</wp:posOffset>
                </wp:positionH>
                <wp:positionV relativeFrom="paragraph">
                  <wp:posOffset>2259444</wp:posOffset>
                </wp:positionV>
                <wp:extent cx="4800600" cy="178435"/>
                <wp:effectExtent l="127000" t="101600" r="152400" b="202565"/>
                <wp:wrapNone/>
                <wp:docPr id="25" name="Elb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4800600" cy="178435"/>
                        </a:xfrm>
                        <a:prstGeom prst="bentConnector3">
                          <a:avLst>
                            <a:gd name="adj1" fmla="val -80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>
                          <a:glow rad="101600">
                            <a:schemeClr val="bg1">
                              <a:alpha val="75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25" o:spid="_x0000_s1026" type="#_x0000_t34" style="position:absolute;margin-left:54pt;margin-top:177.9pt;width:378pt;height:14.05pt;rotation:180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" adj="-17" strokecolor="red" strokeweight="2pt">
                <v:stroke endarrow="open"/>
              </v:shape>
            </w:pict>
          </mc:Fallback>
        </mc:AlternateContent>
      </w:r>
      <w:r w:rsidRPr="0070200B">
        <w:rPr>
          <w:rFonts w:ascii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0ACCDB" wp14:editId="5A61B4E4">
                <wp:simplePos x="0" y="0"/>
                <wp:positionH relativeFrom="column">
                  <wp:posOffset>4229100</wp:posOffset>
                </wp:positionH>
                <wp:positionV relativeFrom="paragraph">
                  <wp:posOffset>1638300</wp:posOffset>
                </wp:positionV>
                <wp:extent cx="2628900" cy="1028700"/>
                <wp:effectExtent l="0" t="0" r="0" b="1270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63EE89" w14:textId="77777777" w:rsidR="00867FD1" w:rsidRDefault="00867FD1" w:rsidP="00867FD1">
                            <w:pPr>
                              <w:jc w:val="center"/>
                            </w:pPr>
                            <w:r>
                              <w:t>The output from running the code is shown both in the console and within the .</w:t>
                            </w:r>
                            <w:proofErr w:type="spellStart"/>
                            <w:r>
                              <w:t>Rmd</w:t>
                            </w:r>
                            <w:proofErr w:type="spellEnd"/>
                            <w:r>
                              <w:t xml:space="preserve">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37" type="#_x0000_t202" style="position:absolute;margin-left:333pt;margin-top:129pt;width:207pt;height:8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" filled="f" stroked="f">
                <v:textbox>
                  <w:txbxContent>
                    <w:p w14:paraId="3D63EE89" w14:textId="77777777" w:rsidR="00867FD1" w:rsidRDefault="00867FD1" w:rsidP="00867FD1">
                      <w:pPr>
                        <w:jc w:val="center"/>
                      </w:pPr>
                      <w:r>
                        <w:t>The output from running the code is shown both in the console and within the .</w:t>
                      </w:r>
                      <w:proofErr w:type="spellStart"/>
                      <w:r>
                        <w:t>Rmd</w:t>
                      </w:r>
                      <w:proofErr w:type="spellEnd"/>
                      <w:r>
                        <w:t xml:space="preserve"> file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6565AB" wp14:editId="59FA3EF7">
                <wp:simplePos x="0" y="0"/>
                <wp:positionH relativeFrom="column">
                  <wp:posOffset>1257300</wp:posOffset>
                </wp:positionH>
                <wp:positionV relativeFrom="paragraph">
                  <wp:posOffset>1460614</wp:posOffset>
                </wp:positionV>
                <wp:extent cx="4229100" cy="228600"/>
                <wp:effectExtent l="127000" t="177800" r="139700" b="127000"/>
                <wp:wrapNone/>
                <wp:docPr id="24" name="Elb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4229100" cy="228600"/>
                        </a:xfrm>
                        <a:prstGeom prst="bentConnector3">
                          <a:avLst>
                            <a:gd name="adj1" fmla="val -288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>
                          <a:glow rad="101600">
                            <a:schemeClr val="bg1">
                              <a:alpha val="75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24" o:spid="_x0000_s1026" type="#_x0000_t34" style="position:absolute;margin-left:99pt;margin-top:115pt;width:333pt;height:18pt;rotation:18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" adj="-62" strokecolor="red" strokeweight="2pt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704E6EA8" wp14:editId="0BF81693">
            <wp:extent cx="4146211" cy="3314700"/>
            <wp:effectExtent l="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739" cy="331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45E2" w14:textId="7833A477" w:rsidR="00A150F4" w:rsidRPr="00867FD1" w:rsidRDefault="00A150F4" w:rsidP="00867FD1"/>
    <w:sectPr w:rsidR="00A150F4" w:rsidRPr="00867FD1" w:rsidSect="000F5684">
      <w:headerReference w:type="default" r:id="rId13"/>
      <w:pgSz w:w="12240" w:h="15840"/>
      <w:pgMar w:top="1440" w:right="1080" w:bottom="1440" w:left="108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54A4CBD" w14:textId="77777777" w:rsidR="00D71610" w:rsidRDefault="00D71610" w:rsidP="000F5684">
      <w:r>
        <w:separator/>
      </w:r>
    </w:p>
  </w:endnote>
  <w:endnote w:type="continuationSeparator" w:id="0">
    <w:p w14:paraId="7706B699" w14:textId="77777777" w:rsidR="00D71610" w:rsidRDefault="00D71610" w:rsidP="000F56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D3CA953" w14:textId="77777777" w:rsidR="00D71610" w:rsidRDefault="00D71610" w:rsidP="000F5684">
      <w:r>
        <w:separator/>
      </w:r>
    </w:p>
  </w:footnote>
  <w:footnote w:type="continuationSeparator" w:id="0">
    <w:p w14:paraId="03A4B13E" w14:textId="77777777" w:rsidR="00D71610" w:rsidRDefault="00D71610" w:rsidP="000F568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798D40" w14:textId="77777777" w:rsidR="00D71610" w:rsidRDefault="00D71610" w:rsidP="000F5684">
    <w:pPr>
      <w:pStyle w:val="Header"/>
      <w:jc w:val="center"/>
    </w:pPr>
    <w:proofErr w:type="spellStart"/>
    <w:r>
      <w:t>RStudio</w:t>
    </w:r>
    <w:proofErr w:type="spellEnd"/>
    <w:r>
      <w:t xml:space="preserve"> Setup - 10/16/17</w:t>
    </w:r>
    <w:r>
      <w:tab/>
      <w:t xml:space="preserve">                                      </w:t>
    </w:r>
    <w:r>
      <w:tab/>
      <w:t xml:space="preserve">   Jasleen Grewal | jgrewal@bcgsc.ca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1B036811"/>
    <w:multiLevelType w:val="hybridMultilevel"/>
    <w:tmpl w:val="495EF5D0"/>
    <w:lvl w:ilvl="0" w:tplc="A0D6B0E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7F555D"/>
    <w:multiLevelType w:val="hybridMultilevel"/>
    <w:tmpl w:val="42F40BAE"/>
    <w:lvl w:ilvl="0" w:tplc="1C9CF0C4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22C0323"/>
    <w:multiLevelType w:val="hybridMultilevel"/>
    <w:tmpl w:val="B7FE435C"/>
    <w:lvl w:ilvl="0" w:tplc="EEF4C4A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A1EE9B6C">
      <w:start w:val="5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6B93"/>
    <w:rsid w:val="00057363"/>
    <w:rsid w:val="000F0F01"/>
    <w:rsid w:val="000F5684"/>
    <w:rsid w:val="00171D39"/>
    <w:rsid w:val="001B659E"/>
    <w:rsid w:val="001B7669"/>
    <w:rsid w:val="00205730"/>
    <w:rsid w:val="00212BB7"/>
    <w:rsid w:val="0029529C"/>
    <w:rsid w:val="002D4218"/>
    <w:rsid w:val="002E0CB0"/>
    <w:rsid w:val="003442BD"/>
    <w:rsid w:val="00347FC3"/>
    <w:rsid w:val="003A61E8"/>
    <w:rsid w:val="003F33BD"/>
    <w:rsid w:val="003F61F1"/>
    <w:rsid w:val="00407C90"/>
    <w:rsid w:val="00496FF1"/>
    <w:rsid w:val="00507498"/>
    <w:rsid w:val="00513C30"/>
    <w:rsid w:val="005433BE"/>
    <w:rsid w:val="005458AA"/>
    <w:rsid w:val="005D4C1C"/>
    <w:rsid w:val="006A550F"/>
    <w:rsid w:val="006D1537"/>
    <w:rsid w:val="0070200B"/>
    <w:rsid w:val="007074E8"/>
    <w:rsid w:val="007B52D8"/>
    <w:rsid w:val="007F7B7B"/>
    <w:rsid w:val="00866B93"/>
    <w:rsid w:val="00867FD1"/>
    <w:rsid w:val="008F1BC7"/>
    <w:rsid w:val="009F7BF0"/>
    <w:rsid w:val="00A150F4"/>
    <w:rsid w:val="00A46CBB"/>
    <w:rsid w:val="00A55D7C"/>
    <w:rsid w:val="00A66281"/>
    <w:rsid w:val="00AF61EB"/>
    <w:rsid w:val="00B02555"/>
    <w:rsid w:val="00B35838"/>
    <w:rsid w:val="00BB7838"/>
    <w:rsid w:val="00BE54C7"/>
    <w:rsid w:val="00C605EC"/>
    <w:rsid w:val="00C70451"/>
    <w:rsid w:val="00CA4165"/>
    <w:rsid w:val="00CC25D4"/>
    <w:rsid w:val="00D13596"/>
    <w:rsid w:val="00D27381"/>
    <w:rsid w:val="00D71610"/>
    <w:rsid w:val="00E62E22"/>
    <w:rsid w:val="00E74F2D"/>
    <w:rsid w:val="00EA70FB"/>
    <w:rsid w:val="00ED780D"/>
    <w:rsid w:val="00FE5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17E8EB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7F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568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5684"/>
  </w:style>
  <w:style w:type="paragraph" w:styleId="Footer">
    <w:name w:val="footer"/>
    <w:basedOn w:val="Normal"/>
    <w:link w:val="FooterChar"/>
    <w:uiPriority w:val="99"/>
    <w:unhideWhenUsed/>
    <w:rsid w:val="000F568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5684"/>
  </w:style>
  <w:style w:type="paragraph" w:styleId="ListParagraph">
    <w:name w:val="List Paragraph"/>
    <w:basedOn w:val="Normal"/>
    <w:uiPriority w:val="34"/>
    <w:qFormat/>
    <w:rsid w:val="000F56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47FC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FC3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A550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7F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568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5684"/>
  </w:style>
  <w:style w:type="paragraph" w:styleId="Footer">
    <w:name w:val="footer"/>
    <w:basedOn w:val="Normal"/>
    <w:link w:val="FooterChar"/>
    <w:uiPriority w:val="99"/>
    <w:unhideWhenUsed/>
    <w:rsid w:val="000F568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5684"/>
  </w:style>
  <w:style w:type="paragraph" w:styleId="ListParagraph">
    <w:name w:val="List Paragraph"/>
    <w:basedOn w:val="Normal"/>
    <w:uiPriority w:val="34"/>
    <w:qFormat/>
    <w:rsid w:val="000F56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47FC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FC3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A550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header" Target="head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rmarkdown.rstudio.com/articles_intro.html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513</Words>
  <Characters>2930</Characters>
  <Application>Microsoft Macintosh Word</Application>
  <DocSecurity>0</DocSecurity>
  <Lines>24</Lines>
  <Paragraphs>6</Paragraphs>
  <ScaleCrop>false</ScaleCrop>
  <Company/>
  <LinksUpToDate>false</LinksUpToDate>
  <CharactersWithSpaces>3437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Jasleen Grewal</dc:creator>
  <cp:keywords/>
  <dc:description/>
  <cp:lastModifiedBy>Jasleen Grewal</cp:lastModifiedBy>
  <cp:revision>49</cp:revision>
  <dcterms:created xsi:type="dcterms:W3CDTF">2017-10-16T21:36:00Z</dcterms:created>
  <dcterms:modified xsi:type="dcterms:W3CDTF">2017-10-20T13:19:00Z</dcterms:modified>
</cp:coreProperties>
</file>